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r>
        <w:t xml:space="preserve">Chemoreceptor arrays are hexagonal </w:t>
      </w:r>
      <w:r>
        <w:fldChar w:fldCharType="begin"/>
      </w:r>
      <w:r>
        <w:instrText xml:space="preserve"> ADDIN EN.CITE &lt;EndNote&gt;&lt;Cite&gt;&lt;Author&gt;Briegel&lt;/Author&gt;&lt;Year&gt;2009&lt;/Year&gt;&lt;RecNum&gt;12&lt;/RecNum&gt;&lt;/Cite&gt;&lt;/EndNote&gt;</w:instrText>
      </w:r>
      <w:r>
        <w:fldChar w:fldCharType="separate"/>
      </w:r>
      <w:r>
        <w:t xml:space="preserve">(1)</w:t>
      </w:r>
      <w:r>
        <w:fldChar w:fldCharType="end"/>
      </w:r>
      <w:r>
        <w:t xml:space="preserve">.</w:t>
      </w:r>
    </w:p>
    <w:p>
      <w:r>
        <w:t xml:space="preserve">A second array type was described later </w:t>
      </w:r>
      <w:fldSimple w:instr=" ADDIN ZOTERO_ITEM CSL_CITATION {&quot;citationID&quot;:&quot;a1b2&quot;} ">
        <w:r>
          <w:t xml:space="preserve">(2)</w:t>
        </w:r>
      </w:fldSimple>
      <w:r>
        <w:t xml:space="preserve">.</w:t>
      </w:r>
    </w:p>
    <w:p>
      <w:ins w:id="201" w:author="J Vale" w:date="2026-08-16T11:00:00Z">
        <w:r>
          <w:t xml:space="preserve">Both types share the trimer-of-dimer building block.</w:t>
        </w:r>
      </w:ins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
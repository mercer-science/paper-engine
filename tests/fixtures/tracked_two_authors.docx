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pStyle w:val="Title"/>
      </w:pPr>
      <w:r>
        <w:t xml:space="preserve">Symmetry breaking in bacterial chemoreceptor arrays</w:t>
      </w:r>
    </w:p>
    <w:p>
      <w:r>
        <w:t xml:space="preserve">Bacterial chemoreceptor arrays form a hexagonal lattice of trimer-of-dimer units (Briegel et al. 2009). </w:t>
      </w:r>
      <w:ins w:id="101" w:author="J Vale" w:date="2026-08-14T09:12:00Z">
        <w:r>
          <w:t xml:space="preserve">Cryo-electron tomography has resolved this lattice in situ. </w:t>
        </w:r>
      </w:ins>
      <w:r>
        <w:t xml:space="preserve">The array </w:t>
      </w:r>
      <w:del w:id="102" w:author="J Vale" w:date="2026-08-14T09:13:00Z">
        <w:r>
          <w:delText xml:space="preserve">may indicate</w:delText>
        </w:r>
      </w:del>
      <w:ins w:id="103" w:author="J Vale" w:date="2026-08-14T09:13:00Z">
        <w:r>
          <w:t xml:space="preserve">indicates</w:t>
        </w:r>
      </w:ins>
      <w:r>
        <w:t xml:space="preserve"> a cooperative signalling mechanism.</w:t>
      </w:r>
    </w:p>
    <w:p>
      <w:r>
        <w:t xml:space="preserve">Lattice order was quantified across the temperature series. </w:t>
      </w:r>
      <w:commentRangeStart w:id="0"/>
      <w:del w:id="104" w:author="G Jensen" w:date="2026-08-15T16:40:00Z">
        <w:r>
          <w:delText xml:space="preserve">We observed a trend toward significance (p = 0.07). </w:delText>
        </w:r>
      </w:del>
      <w:commentRangeEnd w:id="0"/>
      <w:r>
        <w:commentReference w:id="0"/>
      </w:r>
      <w:r>
        <w:t xml:space="preserve">Order parameters declined above 310 K</w:t>
      </w:r>
      <w:ins w:id="105" w:author="G Jensen" w:date="2026-08-15T16:41:00Z">
        <w:r>
          <w:t xml:space="preserve"> (Figure 2B)</w:t>
        </w:r>
      </w:ins>
      <w:r>
        <w:t xml:space="preserve">.</w:t>
      </w:r>
    </w:p>
    <w:p>
      <w:commentRangeStart w:id="1"/>
      <w:r>
        <w:t xml:space="preserve">The signalling mechanism remains </w:t>
      </w:r>
      <w:ins w:id="106" w:author="J Vale" w:date="2026-08-14T09:20:00Z">
        <w:del w:id="107" w:author="G Jensen" w:date="2026-08-15T16:45:00Z">
          <w:r>
            <w:delText xml:space="preserve">entirely </w:delText>
          </w:r>
        </w:del>
        <w:r>
          <w:t xml:space="preserve">poorly </w:t>
        </w:r>
      </w:ins>
      <w:r>
        <w:t xml:space="preserve">understood.</w:t>
      </w:r>
      <w:commentRangeEnd w:id="1"/>
      <w:r>
        <w:commentReference w:id="1"/>
      </w:r>
    </w:p>
    <w:p>
      <w:pPr>
        <w:rPr>
          <w:ins w:id="108" w:author="J Vale" w:date="2026-08-14T09:22:00Z"/>
        </w:rPr>
      </w:pPr>
      <w:r>
        <w:rPr>
          <w:i/>
          <w:rPrChange w:id="109" w:author="G Jensen" w:date="2026-08-15T16:50:00Z">
            <w:rPr/>
          </w:rPrChange>
        </w:rPr>
        <w:t xml:space="preserve">Arrays were imaged by cryo-electron tomography.</w:t>
      </w:r>
    </w:p>
    <w:p>
      <w:moveFrom w:id="110" w:author="J Vale" w:date="2026-08-14T09:30:00Z">
        <w:r>
          <w:delText xml:space="preserve">Tilt series were collected from -60 to +60 degrees. </w:delText>
        </w:r>
      </w:moveFrom>
      <w:r>
        <w:t xml:space="preserve">Data were processed in IMOD.</w:t>
      </w:r>
    </w:p>
    <w:p>
      <w:moveTo w:id="111" w:author="J Vale" w:date="2026-08-14T09:30:00Z">
        <w:r>
          <w:t xml:space="preserve">Tilt series were collected from -60 to +60 degrees. </w:t>
        </w:r>
      </w:moveTo>
      <w:r>
        <w:t xml:space="preserve">Alignment used gold fiducials.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comment w:id="0" w:author="G Jensen" w:initials="GJ" w:date="2026-08-15T16:42:00Z">
    <w:p w14:paraId="0A0A0A01">
      <w:r>
        <w:t xml:space="preserve">A p of 0.07 is not a trend. Cut this or report it as null.</w:t>
      </w:r>
    </w:p>
  </w:comment>
  <w:comment w:id="1" w:author="J Vale" w:initials="JV" w:date="2026-08-14T09:21:00Z">
    <w:p w14:paraId="0A0A0A02">
      <w:r>
        <w:t xml:space="preserve">Does the discussion motivate this? It reads as a non sequitur after the results.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15:commentEx w15:paraId="0A0A0A01" w15:done="0"/>
  <w15:commentEx w15:paraId="0A0A0A02" w15:done="1"/>
</w15:commentsEx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</Relationships>
</file>